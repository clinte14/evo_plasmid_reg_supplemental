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B9088" w14:textId="77777777" w:rsidR="00494D78" w:rsidRDefault="009449D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SUPPLEMENTARY INFORMATION</w:t>
      </w:r>
    </w:p>
    <w:p w14:paraId="6FF49D13" w14:textId="77777777" w:rsidR="00494D78" w:rsidRDefault="009449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Evolution of a Plasmid Regulatory Circuit Ameliorates Plasmid Fitness Cost</w:t>
      </w:r>
    </w:p>
    <w:p w14:paraId="080AB0B5" w14:textId="69C7648D" w:rsidR="00022023" w:rsidRDefault="00022023" w:rsidP="0002202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22023">
        <w:rPr>
          <w:rFonts w:ascii="Times New Roman" w:hAnsi="Times New Roman" w:cs="Times New Roman"/>
          <w:sz w:val="24"/>
          <w:szCs w:val="24"/>
        </w:rPr>
        <w:t xml:space="preserve">Clinton A. Elg, </w:t>
      </w:r>
      <w:r w:rsidRPr="000220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Erin Mack, Michael Rolfsmeier, Tom </w:t>
      </w:r>
      <w:r w:rsidR="00815A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C. </w:t>
      </w:r>
      <w:r w:rsidRPr="000220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McLean, </w:t>
      </w:r>
      <w:r w:rsidRPr="00022023">
        <w:rPr>
          <w:rFonts w:ascii="Times New Roman" w:hAnsi="Times New Roman" w:cs="Times New Roman"/>
          <w:sz w:val="24"/>
          <w:szCs w:val="24"/>
        </w:rPr>
        <w:t xml:space="preserve">Olivia Kosterlitz, Elizabeth Soderling, </w:t>
      </w:r>
      <w:r w:rsidRPr="00022023">
        <w:rPr>
          <w:rFonts w:ascii="Times New Roman" w:eastAsia="Arial" w:hAnsi="Times New Roman" w:cs="Times New Roman"/>
          <w:color w:val="1D1C1D"/>
          <w:sz w:val="24"/>
          <w:szCs w:val="24"/>
        </w:rPr>
        <w:t>Solana Narum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22023">
        <w:rPr>
          <w:rFonts w:ascii="Times New Roman" w:hAnsi="Times New Roman" w:cs="Times New Roman"/>
          <w:sz w:val="24"/>
          <w:szCs w:val="24"/>
        </w:rPr>
        <w:t>Paul A. Rowley, Christopher M. Thomas, Eva M. Top</w:t>
      </w:r>
    </w:p>
    <w:p w14:paraId="21695908" w14:textId="77777777" w:rsidR="00010BE1" w:rsidRPr="00022023" w:rsidRDefault="00010BE1" w:rsidP="0002202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dt>
      <w:sdtPr>
        <w:id w:val="-1701783187"/>
        <w:docPartObj>
          <w:docPartGallery w:val="Table of Contents"/>
          <w:docPartUnique/>
        </w:docPartObj>
      </w:sdtPr>
      <w:sdtEndPr/>
      <w:sdtContent>
        <w:p w14:paraId="6C1AD650" w14:textId="79855DEF" w:rsidR="00494D78" w:rsidRPr="00986FBC" w:rsidRDefault="00E2542B" w:rsidP="00986FBC">
          <w:pPr>
            <w:jc w:val="center"/>
            <w:rPr>
              <w:rFonts w:ascii="Times New Roman" w:hAnsi="Times New Roman" w:cs="Times New Roman"/>
              <w:b/>
              <w:bCs/>
              <w:u w:val="single"/>
            </w:rPr>
          </w:pPr>
          <w:r w:rsidRPr="00986FBC">
            <w:rPr>
              <w:rFonts w:ascii="Times New Roman" w:hAnsi="Times New Roman" w:cs="Times New Roman"/>
              <w:b/>
              <w:bCs/>
              <w:u w:val="single"/>
            </w:rPr>
            <w:t>INDEX</w:t>
          </w:r>
        </w:p>
        <w:p w14:paraId="34D23A1F" w14:textId="6827B12B" w:rsidR="00E2542B" w:rsidRPr="00986FBC" w:rsidRDefault="00E2542B" w:rsidP="00986FBC">
          <w:pPr>
            <w:jc w:val="center"/>
            <w:rPr>
              <w:rFonts w:ascii="Times New Roman" w:hAnsi="Times New Roman" w:cs="Times New Roman"/>
              <w:b/>
              <w:bCs/>
              <w:u w:val="single"/>
            </w:rPr>
          </w:pPr>
          <w:r w:rsidRPr="00986FBC">
            <w:rPr>
              <w:rFonts w:ascii="Times New Roman" w:hAnsi="Times New Roman" w:cs="Times New Roman"/>
              <w:b/>
              <w:bCs/>
              <w:u w:val="single"/>
            </w:rPr>
            <w:t>Table</w:t>
          </w:r>
        </w:p>
        <w:p w14:paraId="567DD171" w14:textId="0E43E991" w:rsidR="007351A2" w:rsidRDefault="009449D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r w:rsidRPr="00884CFB">
            <w:fldChar w:fldCharType="begin"/>
          </w:r>
          <w:r w:rsidRPr="00884CFB">
            <w:rPr>
              <w:rStyle w:val="IndexLink"/>
              <w:b w:val="0"/>
              <w:bCs w:val="0"/>
              <w:webHidden/>
            </w:rPr>
            <w:instrText xml:space="preserve"> TOC \z \o "1-3" \u \h</w:instrText>
          </w:r>
          <w:r w:rsidRPr="00884CFB">
            <w:rPr>
              <w:rStyle w:val="IndexLink"/>
            </w:rPr>
            <w:fldChar w:fldCharType="separate"/>
          </w:r>
          <w:hyperlink w:anchor="_Toc157176813" w:history="1">
            <w:r w:rsidR="007351A2" w:rsidRPr="0013742D">
              <w:rPr>
                <w:rStyle w:val="Hyperlink"/>
              </w:rPr>
              <w:t>Table S1</w:t>
            </w:r>
            <w:r w:rsidR="007351A2" w:rsidRPr="004B0D3D">
              <w:rPr>
                <w:rStyle w:val="Hyperlink"/>
                <w:b w:val="0"/>
                <w:bCs w:val="0"/>
              </w:rPr>
              <w:t>. Evolved pBP136Km genotypes.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_Toc157176813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1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33D8CEEB" w14:textId="4FE829E1" w:rsidR="007351A2" w:rsidRDefault="00010BE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4" w:history="1">
            <w:r w:rsidR="007351A2" w:rsidRPr="0013742D">
              <w:rPr>
                <w:rStyle w:val="Hyperlink"/>
              </w:rPr>
              <w:t>Figure S1</w:t>
            </w:r>
            <w:r w:rsidR="007351A2" w:rsidRPr="004B0D3D">
              <w:rPr>
                <w:rStyle w:val="Hyperlink"/>
                <w:b w:val="0"/>
                <w:bCs w:val="0"/>
              </w:rPr>
              <w:t>. Upf31 SDS-Page protein gel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_Toc157176814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2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F86D24F" w14:textId="1A4FD5E7" w:rsidR="007351A2" w:rsidRDefault="00010BE1" w:rsidP="004B0D3D">
          <w:pPr>
            <w:pStyle w:val="TOC1"/>
            <w:jc w:val="left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5" w:history="1">
            <w:r w:rsidR="007351A2" w:rsidRPr="0013742D">
              <w:rPr>
                <w:rStyle w:val="Hyperlink"/>
              </w:rPr>
              <w:t>Figure S2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Maximum growth rates and persistence of archetype IncP plasmid R751 in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 xml:space="preserve">E. coli </w:t>
            </w:r>
            <w:r w:rsidR="007351A2" w:rsidRPr="004B0D3D">
              <w:rPr>
                <w:rStyle w:val="Hyperlink"/>
                <w:b w:val="0"/>
                <w:bCs w:val="0"/>
              </w:rPr>
              <w:t>K-12 (R751) (pCW-LIC-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upf31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) and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 xml:space="preserve">E. coli </w:t>
            </w:r>
            <w:r w:rsidR="007351A2" w:rsidRPr="004B0D3D">
              <w:rPr>
                <w:rStyle w:val="Hyperlink"/>
                <w:b w:val="0"/>
                <w:bCs w:val="0"/>
              </w:rPr>
              <w:t>K-12 (R751) (pCW-LIC-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sacB</w:t>
            </w:r>
            <w:r w:rsidR="007351A2" w:rsidRPr="004B0D3D">
              <w:rPr>
                <w:rStyle w:val="Hyperlink"/>
                <w:b w:val="0"/>
                <w:bCs w:val="0"/>
              </w:rPr>
              <w:t>).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_Toc157176815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3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23ED860" w14:textId="5B87CF7C" w:rsidR="007351A2" w:rsidRDefault="00010BE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6" w:history="1">
            <w:r w:rsidR="007351A2" w:rsidRPr="0013742D">
              <w:rPr>
                <w:rStyle w:val="Hyperlink"/>
              </w:rPr>
              <w:t>Figure S3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Persistence of IncP plasmids pAKD1 and pALTS29 in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E. coli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 K-12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_Toc157176816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4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FF8CC8" w14:textId="475C6416" w:rsidR="007351A2" w:rsidRDefault="00010BE1" w:rsidP="007351A2">
          <w:pPr>
            <w:pStyle w:val="TOC1"/>
            <w:jc w:val="left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7" w:history="1">
            <w:r w:rsidR="007351A2" w:rsidRPr="0013742D">
              <w:rPr>
                <w:rStyle w:val="Hyperlink"/>
              </w:rPr>
              <w:t>Figure S4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Restriction fragment length profiles of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dam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+ and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dam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-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 xml:space="preserve">E. coli 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strains suggesting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upf31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 does not encode a functional Dam methylase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_Toc157176817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5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C88715" w14:textId="31D2D9D0" w:rsidR="007351A2" w:rsidRDefault="00010BE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8" w:history="1">
            <w:r w:rsidR="007351A2" w:rsidRPr="0013742D">
              <w:rPr>
                <w:rStyle w:val="Hyperlink"/>
              </w:rPr>
              <w:t>Figure S5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Putative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 xml:space="preserve">upf31 </w:t>
            </w:r>
            <w:r w:rsidR="007351A2" w:rsidRPr="004B0D3D">
              <w:rPr>
                <w:rStyle w:val="Hyperlink"/>
                <w:b w:val="0"/>
                <w:bCs w:val="0"/>
              </w:rPr>
              <w:t>promoter in pBP136Km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_Toc157176818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F313D5" w14:textId="54F038C8" w:rsidR="007351A2" w:rsidRDefault="00010BE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19" w:history="1">
            <w:r w:rsidR="007351A2" w:rsidRPr="0013742D">
              <w:rPr>
                <w:rStyle w:val="Hyperlink"/>
              </w:rPr>
              <w:t>Data S1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Plasmids containing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upf31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_Toc157176819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4CBF1A" w14:textId="2FE59482" w:rsidR="007351A2" w:rsidRDefault="00010BE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20" w:history="1">
            <w:r w:rsidR="007351A2" w:rsidRPr="0013742D">
              <w:rPr>
                <w:rStyle w:val="Hyperlink"/>
              </w:rPr>
              <w:t>Data S2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PHYRE predictions of </w:t>
            </w:r>
            <w:r w:rsidR="007351A2" w:rsidRPr="004B0D3D">
              <w:rPr>
                <w:rStyle w:val="Hyperlink"/>
                <w:b w:val="0"/>
                <w:bCs w:val="0"/>
                <w:i/>
                <w:iCs/>
              </w:rPr>
              <w:t>upf31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 function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_Toc157176820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F4C1180" w14:textId="6047B117" w:rsidR="007351A2" w:rsidRDefault="00010BE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21" w:history="1">
            <w:r w:rsidR="007351A2" w:rsidRPr="0013742D">
              <w:rPr>
                <w:rStyle w:val="Hyperlink"/>
              </w:rPr>
              <w:t>Data S3</w:t>
            </w:r>
            <w:r w:rsidR="007351A2" w:rsidRPr="004B0D3D">
              <w:rPr>
                <w:rStyle w:val="Hyperlink"/>
                <w:b w:val="0"/>
                <w:bCs w:val="0"/>
              </w:rPr>
              <w:t xml:space="preserve">. RNA-Seq results of </w:t>
            </w:r>
            <w:r w:rsidR="007351A2" w:rsidRPr="004B0D3D">
              <w:rPr>
                <w:rStyle w:val="Hyperlink"/>
                <w:rFonts w:eastAsia="Arial"/>
                <w:b w:val="0"/>
                <w:bCs w:val="0"/>
              </w:rPr>
              <w:t>K-12(pBP136Km) and K-12(pBP136KmΔ</w:t>
            </w:r>
            <w:r w:rsidR="007351A2" w:rsidRPr="004B0D3D">
              <w:rPr>
                <w:rStyle w:val="Hyperlink"/>
                <w:rFonts w:eastAsia="Arial"/>
                <w:b w:val="0"/>
                <w:bCs w:val="0"/>
                <w:i/>
                <w:iCs/>
              </w:rPr>
              <w:t>upf31)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_Toc157176821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0448392A" w14:textId="6D8EAF9E" w:rsidR="007351A2" w:rsidRDefault="00010BE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22" w:history="1">
            <w:r w:rsidR="007351A2" w:rsidRPr="0013742D">
              <w:rPr>
                <w:rStyle w:val="Hyperlink"/>
                <w:rFonts w:eastAsia="Arial"/>
              </w:rPr>
              <w:t>Data S4</w:t>
            </w:r>
            <w:r w:rsidR="007351A2" w:rsidRPr="004B0D3D">
              <w:rPr>
                <w:rStyle w:val="Hyperlink"/>
                <w:rFonts w:eastAsia="Arial"/>
                <w:b w:val="0"/>
                <w:bCs w:val="0"/>
              </w:rPr>
              <w:t>. DAVID predictions of differentially expressed cellular pathways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_Toc157176822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61C5B5AE" w14:textId="02A24E65" w:rsidR="007351A2" w:rsidRDefault="00010BE1" w:rsidP="004B0D3D">
          <w:pPr>
            <w:pStyle w:val="TOC1"/>
            <w:jc w:val="left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7176823" w:history="1">
            <w:r w:rsidR="007351A2" w:rsidRPr="0013742D">
              <w:rPr>
                <w:rStyle w:val="Hyperlink"/>
              </w:rPr>
              <w:t>Data S5</w:t>
            </w:r>
            <w:r w:rsidR="007351A2" w:rsidRPr="004B0D3D">
              <w:rPr>
                <w:rStyle w:val="Hyperlink"/>
                <w:b w:val="0"/>
                <w:bCs w:val="0"/>
              </w:rPr>
              <w:t>. Interactions between AlpaFold2 predicted Upf31 and pBP136-encoded proteins quantified by self-assessment ranking score</w:t>
            </w:r>
            <w:r w:rsidR="007351A2" w:rsidRPr="004B0D3D">
              <w:rPr>
                <w:b w:val="0"/>
                <w:bCs w:val="0"/>
                <w:webHidden/>
              </w:rPr>
              <w:tab/>
            </w:r>
            <w:r w:rsidR="007351A2" w:rsidRPr="004B0D3D">
              <w:rPr>
                <w:b w:val="0"/>
                <w:bCs w:val="0"/>
                <w:webHidden/>
              </w:rPr>
              <w:fldChar w:fldCharType="begin"/>
            </w:r>
            <w:r w:rsidR="007351A2" w:rsidRPr="004B0D3D">
              <w:rPr>
                <w:b w:val="0"/>
                <w:bCs w:val="0"/>
                <w:webHidden/>
              </w:rPr>
              <w:instrText xml:space="preserve"> PAGEREF _Toc157176823 \h </w:instrText>
            </w:r>
            <w:r w:rsidR="007351A2" w:rsidRPr="004B0D3D">
              <w:rPr>
                <w:b w:val="0"/>
                <w:bCs w:val="0"/>
                <w:webHidden/>
              </w:rPr>
            </w:r>
            <w:r w:rsidR="007351A2" w:rsidRPr="004B0D3D">
              <w:rPr>
                <w:b w:val="0"/>
                <w:bCs w:val="0"/>
                <w:webHidden/>
              </w:rPr>
              <w:fldChar w:fldCharType="separate"/>
            </w:r>
            <w:r w:rsidR="007351A2" w:rsidRPr="004B0D3D">
              <w:rPr>
                <w:b w:val="0"/>
                <w:bCs w:val="0"/>
                <w:webHidden/>
              </w:rPr>
              <w:t>6</w:t>
            </w:r>
            <w:r w:rsidR="007351A2" w:rsidRPr="004B0D3D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DAD208" w14:textId="46514A72" w:rsidR="009449D7" w:rsidRDefault="009449D7" w:rsidP="00DA190F">
          <w:r w:rsidRPr="00884CFB">
            <w:rPr>
              <w:rFonts w:ascii="Times New Roman" w:hAnsi="Times New Roman" w:cs="Times New Roman"/>
            </w:rPr>
            <w:fldChar w:fldCharType="end"/>
          </w:r>
        </w:p>
      </w:sdtContent>
    </w:sdt>
    <w:p w14:paraId="47FFD9C1" w14:textId="77777777" w:rsidR="00696359" w:rsidRDefault="00696359" w:rsidP="0090564A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57176813"/>
    </w:p>
    <w:p w14:paraId="55F0FBC4" w14:textId="1A0835AC" w:rsidR="0090564A" w:rsidRDefault="0090564A" w:rsidP="0090564A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Table S1. Evolved pBP136Km genotypes.</w:t>
      </w:r>
      <w:bookmarkEnd w:id="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7A1D18E" w14:textId="69955AAE" w:rsidR="0090564A" w:rsidRPr="0090564A" w:rsidRDefault="0090564A" w:rsidP="00DA190F">
      <w:pPr>
        <w:rPr>
          <w:rFonts w:ascii="Times New Roman" w:hAnsi="Times New Roman" w:cs="Times New Roman"/>
          <w:sz w:val="24"/>
          <w:szCs w:val="24"/>
        </w:rPr>
      </w:pPr>
      <w:r w:rsidRPr="00A55C05">
        <w:rPr>
          <w:rFonts w:ascii="Times New Roman" w:hAnsi="Times New Roman" w:cs="Times New Roman"/>
          <w:sz w:val="24"/>
          <w:szCs w:val="24"/>
        </w:rPr>
        <w:t>Base pair locations of deleted regions are derived from NCBI genome for pBP136Km (accession number NZ_OR146256.1).</w:t>
      </w:r>
    </w:p>
    <w:p w14:paraId="48CD6F45" w14:textId="0C3298BD" w:rsidR="0081337E" w:rsidRDefault="0081337E" w:rsidP="001268D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1A4901" wp14:editId="676F63A2">
            <wp:extent cx="5783580" cy="190627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B9DB" w14:textId="429DEDDE" w:rsidR="00494D78" w:rsidRPr="009449D7" w:rsidRDefault="00494D78" w:rsidP="009449D7"/>
    <w:p w14:paraId="04FA438D" w14:textId="7B07FD96" w:rsidR="00CC4E2C" w:rsidRDefault="0092219A" w:rsidP="00CC4E2C">
      <w:r>
        <w:rPr>
          <w:noProof/>
        </w:rPr>
        <w:drawing>
          <wp:inline distT="0" distB="0" distL="0" distR="0" wp14:anchorId="7C985169" wp14:editId="33C3489C">
            <wp:extent cx="5943600" cy="4199255"/>
            <wp:effectExtent l="0" t="0" r="0" b="0"/>
            <wp:docPr id="43689363" name="Picture 43689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D1DC" w14:textId="05F0E127" w:rsidR="00494D78" w:rsidRDefault="005202C7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5717681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7717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Upf31 SDS-Page protein gel</w:t>
      </w:r>
      <w:bookmarkEnd w:id="1"/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481D3D0" w14:textId="7182280D" w:rsidR="00494D78" w:rsidRDefault="009449D7">
      <w:pPr>
        <w:pStyle w:val="NormalWeb"/>
        <w:spacing w:beforeAutospacing="0" w:after="0" w:afterAutospacing="0"/>
      </w:pPr>
      <w:r>
        <w:rPr>
          <w:rFonts w:eastAsiaTheme="minorEastAsia"/>
          <w:color w:val="000000" w:themeColor="text1"/>
          <w:kern w:val="2"/>
        </w:rPr>
        <w:t>Coomassie stained 12% SDS-PAGE demonstrating expression of upf31.</w:t>
      </w:r>
      <w:r>
        <w:t xml:space="preserve"> </w:t>
      </w:r>
      <w:r>
        <w:rPr>
          <w:rFonts w:eastAsiaTheme="minorEastAsia"/>
          <w:color w:val="000000" w:themeColor="text1"/>
          <w:kern w:val="2"/>
        </w:rPr>
        <w:t xml:space="preserve">MW is the protein mass standards (pertinent masses indicated left of the gel). The blue arrow indicates the position of the upf31 protein (expected mass 25.4 kDa).   </w:t>
      </w:r>
    </w:p>
    <w:p w14:paraId="63A7CC2B" w14:textId="465098B7" w:rsidR="00494D78" w:rsidRDefault="00494D78"/>
    <w:p w14:paraId="37508642" w14:textId="501D8F32" w:rsidR="00494D78" w:rsidRDefault="00494D78">
      <w:pPr>
        <w:rPr>
          <w:rFonts w:ascii="Times New Roman" w:hAnsi="Times New Roman" w:cs="Times New Roman"/>
        </w:rPr>
      </w:pPr>
      <w:bookmarkStart w:id="2" w:name="_GoBack"/>
      <w:bookmarkEnd w:id="2"/>
    </w:p>
    <w:p w14:paraId="278465AD" w14:textId="34642344" w:rsidR="00277529" w:rsidRDefault="00277529" w:rsidP="001268D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9C811" wp14:editId="390CAB78">
            <wp:extent cx="5943600" cy="2969895"/>
            <wp:effectExtent l="0" t="0" r="0" b="0"/>
            <wp:docPr id="1283822314" name="Picture 128382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796" w14:textId="4CF2BC8F" w:rsidR="00494D78" w:rsidRPr="001268D5" w:rsidRDefault="005202C7" w:rsidP="001268D5">
      <w:pPr>
        <w:pStyle w:val="Heading1"/>
        <w:spacing w:after="2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57176815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7717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Maximum growth rates and persistence 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of archetype IncP pla</w:t>
      </w:r>
      <w:r w:rsidR="003408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mid R751 in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A190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E.</w:t>
      </w:r>
      <w:r w:rsidR="00BF5F3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DA190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coli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K-12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(R751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 (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pCW-LIC-</w:t>
      </w:r>
      <w:r w:rsidR="009449D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upf31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and </w:t>
      </w:r>
      <w:r w:rsidR="00DA190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E.</w:t>
      </w:r>
      <w:r w:rsidR="00BF5F3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DA190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coli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K-12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(R751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 (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pCW-LIC-</w:t>
      </w:r>
      <w:r w:rsidR="009449D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sacB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="001268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bookmarkEnd w:id="3"/>
    </w:p>
    <w:p w14:paraId="555A343E" w14:textId="5AFAEC77" w:rsidR="00494D78" w:rsidRDefault="0092219A">
      <w:pPr>
        <w:rPr>
          <w:rFonts w:ascii="Times New Roman" w:eastAsia="Arial" w:hAnsi="Times New Roman" w:cs="Times New Roman"/>
          <w:color w:val="1D1C1D"/>
          <w:sz w:val="24"/>
        </w:rPr>
      </w:pPr>
      <w:r>
        <w:rPr>
          <w:rFonts w:ascii="Times New Roman" w:eastAsia="Arial" w:hAnsi="Times New Roman" w:cs="Times New Roman"/>
          <w:color w:val="1D1C1D"/>
          <w:sz w:val="24"/>
        </w:rPr>
        <w:t xml:space="preserve">Left: 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Two sample independent T-test p-value = 0.02676, 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n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=10. Box is interquartile range, green triangle is mean, orange line is median, 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n.s</w:t>
      </w:r>
      <w:r w:rsidR="00124E7C">
        <w:rPr>
          <w:rFonts w:ascii="Times New Roman" w:eastAsia="Arial" w:hAnsi="Times New Roman" w:cs="Times New Roman"/>
          <w:i/>
          <w:iCs/>
          <w:color w:val="1D1C1D"/>
          <w:sz w:val="24"/>
        </w:rPr>
        <w:t>.</w:t>
      </w:r>
      <w:r w:rsidR="009449D7">
        <w:rPr>
          <w:rFonts w:ascii="Times New Roman" w:eastAsia="Arial" w:hAnsi="Times New Roman" w:cs="Times New Roman"/>
          <w:color w:val="1D1C1D"/>
          <w:sz w:val="24"/>
        </w:rPr>
        <w:t>=p &gt; 0.05, *=p ≤ 0.05.</w:t>
      </w:r>
    </w:p>
    <w:p w14:paraId="495B8240" w14:textId="513C3906" w:rsidR="00494D78" w:rsidRDefault="0092219A" w:rsidP="00E95DD7">
      <w:pPr>
        <w:spacing w:after="120"/>
        <w:rPr>
          <w:rFonts w:ascii="Times New Roman" w:eastAsia="Arial" w:hAnsi="Times New Roman" w:cs="Times New Roman"/>
          <w:color w:val="1D1C1D"/>
          <w:sz w:val="24"/>
        </w:rPr>
      </w:pPr>
      <w:r>
        <w:rPr>
          <w:rFonts w:ascii="Times New Roman" w:eastAsia="Arial" w:hAnsi="Times New Roman" w:cs="Times New Roman"/>
          <w:color w:val="1D1C1D"/>
          <w:sz w:val="24"/>
        </w:rPr>
        <w:t xml:space="preserve">Right: </w:t>
      </w:r>
      <w:r w:rsidR="009449D7">
        <w:rPr>
          <w:rFonts w:ascii="Times New Roman" w:eastAsia="Arial" w:hAnsi="Times New Roman" w:cs="Times New Roman"/>
          <w:color w:val="1D1C1D"/>
          <w:sz w:val="24"/>
        </w:rPr>
        <w:t>The increase in persistence after day four in the K-12(R751 +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upf31) </w:t>
      </w:r>
      <w:r w:rsidR="009449D7">
        <w:rPr>
          <w:rFonts w:ascii="Times New Roman" w:eastAsia="Arial" w:hAnsi="Times New Roman" w:cs="Times New Roman"/>
          <w:color w:val="1D1C1D"/>
          <w:sz w:val="24"/>
        </w:rPr>
        <w:t>populations is likely due to clonal interference between evolved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 w:rsidR="009449D7">
        <w:rPr>
          <w:rFonts w:ascii="Times New Roman" w:eastAsia="Arial" w:hAnsi="Times New Roman" w:cs="Times New Roman"/>
          <w:color w:val="1D1C1D"/>
          <w:sz w:val="24"/>
        </w:rPr>
        <w:t>. A clone isolated from day 0 showed no mutations in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 or R751. Two clones (CFU A and B) from </w:t>
      </w:r>
      <w:r w:rsidR="002371A5">
        <w:rPr>
          <w:rFonts w:ascii="Times New Roman" w:eastAsia="Arial" w:hAnsi="Times New Roman" w:cs="Times New Roman"/>
          <w:color w:val="1D1C1D"/>
          <w:sz w:val="24"/>
        </w:rPr>
        <w:t>day 10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 were randomly selected and sequenced via Illumina short reads. The sequencing data from both clones showed plasmid heterogenicity of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upf31 </w:t>
      </w:r>
      <w:r w:rsidR="009449D7">
        <w:rPr>
          <w:rFonts w:ascii="Times New Roman" w:eastAsia="Arial" w:hAnsi="Times New Roman" w:cs="Times New Roman"/>
          <w:color w:val="1D1C1D"/>
          <w:sz w:val="24"/>
        </w:rPr>
        <w:t>and no changes in R751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.</w:t>
      </w:r>
      <w:r w:rsidR="009449D7">
        <w:rPr>
          <w:rFonts w:ascii="Times New Roman" w:eastAsia="Arial" w:hAnsi="Times New Roman" w:cs="Times New Roman"/>
          <w:color w:val="1D1C1D"/>
          <w:sz w:val="24"/>
        </w:rPr>
        <w:t>We cannot ascertain what proportion of cells contained which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variants, but the variants we identified 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are 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as follows: 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(i) </w:t>
      </w:r>
      <w:r w:rsidR="009449D7">
        <w:rPr>
          <w:rFonts w:ascii="Times New Roman" w:eastAsia="Arial" w:hAnsi="Times New Roman" w:cs="Times New Roman"/>
          <w:color w:val="1D1C1D"/>
          <w:sz w:val="24"/>
        </w:rPr>
        <w:t>CFU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</w:t>
      </w:r>
      <w:r w:rsidR="009449D7">
        <w:rPr>
          <w:rFonts w:ascii="Times New Roman" w:eastAsia="Arial" w:hAnsi="Times New Roman" w:cs="Times New Roman"/>
          <w:color w:val="1D1C1D"/>
          <w:sz w:val="24"/>
        </w:rPr>
        <w:t>A contained a pCW-LIC-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 variant with complete deletion of the two 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tac </w:t>
      </w:r>
      <w:r w:rsidR="009449D7">
        <w:rPr>
          <w:rFonts w:ascii="Times New Roman" w:eastAsia="Arial" w:hAnsi="Times New Roman" w:cs="Times New Roman"/>
          <w:color w:val="1D1C1D"/>
          <w:sz w:val="24"/>
        </w:rPr>
        <w:t xml:space="preserve">promoters upstream of </w:t>
      </w:r>
      <w:r w:rsidR="009449D7"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; </w:t>
      </w:r>
      <w:r w:rsidRPr="00E95DD7">
        <w:rPr>
          <w:rFonts w:ascii="Times New Roman" w:eastAsia="Arial" w:hAnsi="Times New Roman" w:cs="Times New Roman"/>
          <w:color w:val="1D1C1D"/>
          <w:sz w:val="24"/>
        </w:rPr>
        <w:t>(ii)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</w:t>
      </w:r>
      <w:r w:rsidR="009449D7">
        <w:rPr>
          <w:rFonts w:ascii="Times New Roman" w:eastAsia="Arial" w:hAnsi="Times New Roman" w:cs="Times New Roman"/>
          <w:color w:val="1D1C1D"/>
          <w:sz w:val="24"/>
        </w:rPr>
        <w:t>CFU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</w:t>
      </w:r>
      <w:r w:rsidR="009449D7">
        <w:rPr>
          <w:rFonts w:ascii="Times New Roman" w:eastAsia="Arial" w:hAnsi="Times New Roman" w:cs="Times New Roman"/>
          <w:color w:val="1D1C1D"/>
          <w:sz w:val="24"/>
        </w:rPr>
        <w:t>B contained:</w:t>
      </w:r>
    </w:p>
    <w:p w14:paraId="56A0BEFB" w14:textId="3482E2BA" w:rsidR="00494D78" w:rsidRDefault="009449D7" w:rsidP="00E95DD7">
      <w:pPr>
        <w:pStyle w:val="ListParagraph"/>
        <w:numPr>
          <w:ilvl w:val="0"/>
          <w:numId w:val="1"/>
        </w:numPr>
        <w:spacing w:after="0"/>
        <w:ind w:left="1512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color w:val="1D1C1D"/>
          <w:sz w:val="24"/>
        </w:rPr>
        <w:t>A pCW-LIC-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variant with a deletion of the last 367 base pairs of 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and part of the F1 origin of replication (a secondary </w:t>
      </w:r>
      <w:proofErr w:type="spellStart"/>
      <w:r w:rsidR="0092219A" w:rsidRPr="00664FEB">
        <w:rPr>
          <w:rFonts w:ascii="Times New Roman" w:eastAsia="Arial" w:hAnsi="Times New Roman" w:cs="Times New Roman"/>
          <w:i/>
          <w:iCs/>
          <w:color w:val="1D1C1D"/>
          <w:sz w:val="24"/>
        </w:rPr>
        <w:t>oriV</w:t>
      </w:r>
      <w:proofErr w:type="spellEnd"/>
      <w:r w:rsidR="0092219A">
        <w:rPr>
          <w:rFonts w:ascii="Times New Roman" w:eastAsia="Arial" w:hAnsi="Times New Roman" w:cs="Times New Roman"/>
          <w:color w:val="1D1C1D"/>
          <w:sz w:val="24"/>
        </w:rPr>
        <w:t xml:space="preserve"> </w:t>
      </w:r>
      <w:r>
        <w:rPr>
          <w:rFonts w:ascii="Times New Roman" w:eastAsia="Arial" w:hAnsi="Times New Roman" w:cs="Times New Roman"/>
          <w:color w:val="1D1C1D"/>
          <w:sz w:val="24"/>
        </w:rPr>
        <w:t>on PCW-LIC).</w:t>
      </w:r>
    </w:p>
    <w:p w14:paraId="6FCB90BA" w14:textId="77777777" w:rsidR="00494D78" w:rsidRDefault="009449D7" w:rsidP="00E95DD7">
      <w:pPr>
        <w:pStyle w:val="ListParagraph"/>
        <w:numPr>
          <w:ilvl w:val="0"/>
          <w:numId w:val="1"/>
        </w:numPr>
        <w:spacing w:after="0"/>
        <w:ind w:left="1512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color w:val="1D1C1D"/>
          <w:sz w:val="24"/>
        </w:rPr>
        <w:t>A pCW-LIC-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variant with a 293 base pair deletion entirely within the 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upf31 </w:t>
      </w:r>
      <w:r>
        <w:rPr>
          <w:rFonts w:ascii="Times New Roman" w:eastAsia="Arial" w:hAnsi="Times New Roman" w:cs="Times New Roman"/>
          <w:color w:val="1D1C1D"/>
          <w:sz w:val="24"/>
        </w:rPr>
        <w:t>coding sequence.</w:t>
      </w:r>
    </w:p>
    <w:p w14:paraId="6F7C1ED6" w14:textId="77777777" w:rsidR="00494D78" w:rsidRDefault="009449D7" w:rsidP="00E95DD7">
      <w:pPr>
        <w:pStyle w:val="ListParagraph"/>
        <w:numPr>
          <w:ilvl w:val="0"/>
          <w:numId w:val="1"/>
        </w:numPr>
        <w:spacing w:after="0"/>
        <w:ind w:left="1512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  <w:color w:val="1D1C1D"/>
          <w:sz w:val="24"/>
        </w:rPr>
        <w:t>A pCW-LIC-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 variant with complete loss of the </w:t>
      </w:r>
      <w:proofErr w:type="spellStart"/>
      <w:r>
        <w:rPr>
          <w:rFonts w:ascii="Times New Roman" w:eastAsia="Arial" w:hAnsi="Times New Roman" w:cs="Times New Roman"/>
          <w:i/>
          <w:iCs/>
          <w:color w:val="1D1C1D"/>
          <w:sz w:val="24"/>
        </w:rPr>
        <w:t>lacL</w:t>
      </w:r>
      <w:proofErr w:type="spellEnd"/>
      <w:r>
        <w:rPr>
          <w:rFonts w:ascii="Times New Roman" w:eastAsia="Arial" w:hAnsi="Times New Roman" w:cs="Times New Roman"/>
          <w:i/>
          <w:iCs/>
          <w:color w:val="1D1C1D"/>
          <w:sz w:val="24"/>
        </w:rPr>
        <w:t xml:space="preserve"> </w:t>
      </w:r>
      <w:r>
        <w:rPr>
          <w:rFonts w:ascii="Times New Roman" w:eastAsia="Arial" w:hAnsi="Times New Roman" w:cs="Times New Roman"/>
          <w:color w:val="1D1C1D"/>
          <w:sz w:val="24"/>
        </w:rPr>
        <w:t xml:space="preserve">gene and the entire promoter region just upstream of </w:t>
      </w:r>
      <w:r>
        <w:rPr>
          <w:rFonts w:ascii="Times New Roman" w:eastAsia="Arial" w:hAnsi="Times New Roman" w:cs="Times New Roman"/>
          <w:i/>
          <w:iCs/>
          <w:color w:val="1D1C1D"/>
          <w:sz w:val="24"/>
        </w:rPr>
        <w:t>upf31</w:t>
      </w:r>
      <w:r>
        <w:rPr>
          <w:rFonts w:ascii="Times New Roman" w:eastAsia="Arial" w:hAnsi="Times New Roman" w:cs="Times New Roman"/>
          <w:color w:val="1D1C1D"/>
          <w:sz w:val="24"/>
        </w:rPr>
        <w:t>.</w:t>
      </w:r>
    </w:p>
    <w:p w14:paraId="07B7EDE8" w14:textId="77777777" w:rsidR="00494D78" w:rsidRDefault="00494D78">
      <w:pPr>
        <w:rPr>
          <w:rFonts w:ascii="Times New Roman" w:eastAsia="Arial" w:hAnsi="Times New Roman" w:cs="Times New Roman"/>
          <w:color w:val="1D1C1D"/>
          <w:sz w:val="24"/>
        </w:rPr>
      </w:pPr>
    </w:p>
    <w:p w14:paraId="362EA1FE" w14:textId="77777777" w:rsidR="00494D78" w:rsidRDefault="00494D78">
      <w:pPr>
        <w:pStyle w:val="ListParagraph"/>
        <w:ind w:left="1505"/>
        <w:rPr>
          <w:rFonts w:ascii="Times New Roman" w:eastAsia="Arial" w:hAnsi="Times New Roman" w:cs="Times New Roman"/>
          <w:color w:val="1D1C1D"/>
          <w:sz w:val="24"/>
        </w:rPr>
      </w:pPr>
    </w:p>
    <w:p w14:paraId="36095668" w14:textId="77777777" w:rsidR="00494D78" w:rsidRDefault="00494D78">
      <w:pPr>
        <w:pStyle w:val="ListParagraph"/>
        <w:ind w:left="1505"/>
        <w:rPr>
          <w:rFonts w:ascii="Times New Roman" w:hAnsi="Times New Roman" w:cs="Times New Roman"/>
        </w:rPr>
      </w:pPr>
    </w:p>
    <w:p w14:paraId="1F44920D" w14:textId="77777777" w:rsidR="00494D78" w:rsidRDefault="00494D78">
      <w:pPr>
        <w:pStyle w:val="ListParagraph"/>
        <w:ind w:left="1505"/>
        <w:rPr>
          <w:rFonts w:ascii="Times New Roman" w:hAnsi="Times New Roman" w:cs="Times New Roman"/>
        </w:rPr>
      </w:pPr>
    </w:p>
    <w:p w14:paraId="1C3CF94F" w14:textId="12BD6D6F" w:rsidR="00494D78" w:rsidRPr="00CD1DED" w:rsidRDefault="009449D7" w:rsidP="00CD1DED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57176816"/>
      <w:r>
        <w:rPr>
          <w:noProof/>
        </w:rPr>
        <w:lastRenderedPageBreak/>
        <w:drawing>
          <wp:anchor distT="0" distB="0" distL="114300" distR="114300" simplePos="0" relativeHeight="251657216" behindDoc="0" locked="0" layoutInCell="0" allowOverlap="1" wp14:anchorId="251753F1" wp14:editId="2A2C4AE7">
            <wp:simplePos x="0" y="0"/>
            <wp:positionH relativeFrom="column">
              <wp:posOffset>0</wp:posOffset>
            </wp:positionH>
            <wp:positionV relativeFrom="paragraph">
              <wp:posOffset>-169740</wp:posOffset>
            </wp:positionV>
            <wp:extent cx="4914900" cy="3914775"/>
            <wp:effectExtent l="0" t="0" r="0" b="0"/>
            <wp:wrapTopAndBottom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7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7717A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Persistence 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of IncP plasmids pAKD1 and pALTS29 in </w:t>
      </w:r>
      <w:r w:rsidR="00E162F2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E. coli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K-12</w:t>
      </w:r>
      <w:bookmarkEnd w:id="4"/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0C2A5A0B" w14:textId="71F082C0" w:rsidR="00277529" w:rsidRDefault="00277529">
      <w:pPr>
        <w:spacing w:after="0" w:line="240" w:lineRule="auto"/>
      </w:pPr>
      <w:r>
        <w:br w:type="page"/>
      </w:r>
      <w:r>
        <w:rPr>
          <w:noProof/>
        </w:rPr>
        <w:lastRenderedPageBreak/>
        <w:drawing>
          <wp:inline distT="0" distB="0" distL="0" distR="0" wp14:anchorId="32D4EE45" wp14:editId="0E871BC5">
            <wp:extent cx="5943600" cy="4229735"/>
            <wp:effectExtent l="0" t="0" r="0" b="0"/>
            <wp:docPr id="1327295789" name="Picture 1327295789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95789" name="Picture 1327295789" descr="A screenshot of a te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953F" w14:textId="167D3F26" w:rsidR="00204526" w:rsidDel="00277529" w:rsidRDefault="00204526" w:rsidP="0055283E">
      <w:pPr>
        <w:rPr>
          <w:del w:id="5" w:author="Top, Eva (evatop@uidaho.edu)" w:date="2023-11-30T11:51:00Z"/>
        </w:rPr>
      </w:pPr>
    </w:p>
    <w:p w14:paraId="5CC6D4C4" w14:textId="7DEF04C3" w:rsidR="00494D78" w:rsidRDefault="005202C7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5717681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CD1DE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="009449D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estriction </w:t>
      </w:r>
      <w:r w:rsidR="009221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fragment length profiles 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of </w:t>
      </w:r>
      <w:r w:rsidR="00277529" w:rsidRPr="001268D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dam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 and </w:t>
      </w:r>
      <w:r w:rsidR="00277529" w:rsidRPr="001268D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dam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- </w:t>
      </w:r>
      <w:r w:rsidR="00277529" w:rsidRPr="00E95DD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E. coli 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strains suggesting </w:t>
      </w:r>
      <w:r w:rsidR="00277529" w:rsidRPr="00E95DD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upf31</w:t>
      </w:r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does not encode a functional Dam methylase</w:t>
      </w:r>
      <w:bookmarkEnd w:id="6"/>
      <w:r w:rsidR="002775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52DD4762" w14:textId="42ADBB6B" w:rsidR="00494D78" w:rsidRDefault="00944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test if </w:t>
      </w:r>
      <w:r>
        <w:rPr>
          <w:rFonts w:ascii="Times New Roman" w:hAnsi="Times New Roman" w:cs="Times New Roman"/>
          <w:i/>
          <w:iCs/>
        </w:rPr>
        <w:t xml:space="preserve">upf31 </w:t>
      </w:r>
      <w:r>
        <w:rPr>
          <w:rFonts w:ascii="Times New Roman" w:hAnsi="Times New Roman" w:cs="Times New Roman"/>
        </w:rPr>
        <w:t xml:space="preserve">is a functional homologue to </w:t>
      </w:r>
      <w:r>
        <w:rPr>
          <w:rFonts w:ascii="Times New Roman" w:hAnsi="Times New Roman" w:cs="Times New Roman"/>
          <w:i/>
          <w:iCs/>
        </w:rPr>
        <w:t>dam</w:t>
      </w:r>
      <w:r>
        <w:rPr>
          <w:rFonts w:ascii="Times New Roman" w:hAnsi="Times New Roman" w:cs="Times New Roman"/>
        </w:rPr>
        <w:t xml:space="preserve">, we performed a comparative restriction enzyme assay. The Dam protein </w:t>
      </w:r>
      <w:proofErr w:type="spellStart"/>
      <w:r>
        <w:rPr>
          <w:rFonts w:ascii="Times New Roman" w:hAnsi="Times New Roman" w:cs="Times New Roman"/>
        </w:rPr>
        <w:t>methylates</w:t>
      </w:r>
      <w:proofErr w:type="spellEnd"/>
      <w:r>
        <w:rPr>
          <w:rFonts w:ascii="Times New Roman" w:hAnsi="Times New Roman" w:cs="Times New Roman"/>
        </w:rPr>
        <w:t xml:space="preserve"> the adenine base in ‘GATC’ sequences (</w:t>
      </w:r>
      <w:r w:rsidR="00B34774">
        <w:rPr>
          <w:rFonts w:ascii="Times New Roman" w:hAnsi="Times New Roman" w:cs="Times New Roman"/>
          <w:i/>
          <w:iCs/>
        </w:rPr>
        <w:t>i.e</w:t>
      </w:r>
      <w:r>
        <w:rPr>
          <w:rFonts w:ascii="Times New Roman" w:hAnsi="Times New Roman" w:cs="Times New Roman"/>
          <w:i/>
          <w:iCs/>
        </w:rPr>
        <w:t>. ‘</w:t>
      </w:r>
      <w:proofErr w:type="spellStart"/>
      <w:r>
        <w:rPr>
          <w:rFonts w:ascii="Times New Roman" w:hAnsi="Times New Roman" w:cs="Times New Roman"/>
        </w:rPr>
        <w:t>GA</w:t>
      </w:r>
      <w:r>
        <w:rPr>
          <w:rFonts w:ascii="Times New Roman" w:hAnsi="Times New Roman" w:cs="Times New Roman"/>
          <w:vertAlign w:val="superscript"/>
        </w:rPr>
        <w:t>m</w:t>
      </w:r>
      <w:r>
        <w:rPr>
          <w:rFonts w:ascii="Times New Roman" w:hAnsi="Times New Roman" w:cs="Times New Roman"/>
        </w:rPr>
        <w:t>TC</w:t>
      </w:r>
      <w:proofErr w:type="spellEnd"/>
      <w:r>
        <w:rPr>
          <w:rFonts w:ascii="Times New Roman" w:hAnsi="Times New Roman" w:cs="Times New Roman"/>
        </w:rPr>
        <w:t xml:space="preserve">’). We utilized two restriction enzymes, </w:t>
      </w:r>
      <w:proofErr w:type="spellStart"/>
      <w:r>
        <w:rPr>
          <w:rFonts w:ascii="Times New Roman" w:hAnsi="Times New Roman" w:cs="Times New Roman"/>
          <w:i/>
          <w:iCs/>
        </w:rPr>
        <w:t>DpnI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w:proofErr w:type="spellStart"/>
      <w:r>
        <w:rPr>
          <w:rFonts w:ascii="Times New Roman" w:hAnsi="Times New Roman" w:cs="Times New Roman"/>
          <w:i/>
          <w:iCs/>
        </w:rPr>
        <w:t>MobI</w:t>
      </w:r>
      <w:proofErr w:type="spellEnd"/>
      <w:r>
        <w:rPr>
          <w:rFonts w:ascii="Times New Roman" w:hAnsi="Times New Roman" w:cs="Times New Roman"/>
        </w:rPr>
        <w:t xml:space="preserve">, each of which cuts GATC sequences but with different methylation specificity.  </w:t>
      </w:r>
      <w:proofErr w:type="spellStart"/>
      <w:r>
        <w:rPr>
          <w:rFonts w:ascii="Times New Roman" w:hAnsi="Times New Roman" w:cs="Times New Roman"/>
          <w:i/>
          <w:iCs/>
        </w:rPr>
        <w:t>DpnI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only cuts </w:t>
      </w:r>
      <w:proofErr w:type="spellStart"/>
      <w:r>
        <w:rPr>
          <w:rFonts w:ascii="Times New Roman" w:hAnsi="Times New Roman" w:cs="Times New Roman"/>
        </w:rPr>
        <w:t>GA</w:t>
      </w:r>
      <w:r>
        <w:rPr>
          <w:rFonts w:ascii="Times New Roman" w:hAnsi="Times New Roman" w:cs="Times New Roman"/>
          <w:vertAlign w:val="superscript"/>
        </w:rPr>
        <w:t>m</w:t>
      </w:r>
      <w:r>
        <w:rPr>
          <w:rFonts w:ascii="Times New Roman" w:hAnsi="Times New Roman" w:cs="Times New Roman"/>
        </w:rPr>
        <w:t>TC</w:t>
      </w:r>
      <w:proofErr w:type="spellEnd"/>
      <w:r>
        <w:rPr>
          <w:rFonts w:ascii="Times New Roman" w:hAnsi="Times New Roman" w:cs="Times New Roman"/>
        </w:rPr>
        <w:t xml:space="preserve">, while </w:t>
      </w:r>
      <w:proofErr w:type="spellStart"/>
      <w:r>
        <w:rPr>
          <w:rFonts w:ascii="Times New Roman" w:hAnsi="Times New Roman" w:cs="Times New Roman"/>
          <w:i/>
          <w:iCs/>
        </w:rPr>
        <w:t>MobI</w:t>
      </w:r>
      <w:proofErr w:type="spellEnd"/>
      <w:r>
        <w:rPr>
          <w:rFonts w:ascii="Times New Roman" w:hAnsi="Times New Roman" w:cs="Times New Roman"/>
        </w:rPr>
        <w:t xml:space="preserve"> cuts unmethylated GATC base pairs.</w:t>
      </w:r>
    </w:p>
    <w:p w14:paraId="0E084ED3" w14:textId="7DF0E50D" w:rsidR="00494D78" w:rsidRDefault="00944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Escherichia coli </w:t>
      </w:r>
      <w:r>
        <w:rPr>
          <w:rFonts w:ascii="Times New Roman" w:hAnsi="Times New Roman" w:cs="Times New Roman"/>
        </w:rPr>
        <w:t xml:space="preserve">K-12 natively encodes </w:t>
      </w:r>
      <w:r>
        <w:rPr>
          <w:rFonts w:ascii="Times New Roman" w:hAnsi="Times New Roman" w:cs="Times New Roman"/>
          <w:i/>
          <w:iCs/>
        </w:rPr>
        <w:t>dam</w:t>
      </w:r>
      <w:r>
        <w:rPr>
          <w:rFonts w:ascii="Times New Roman" w:hAnsi="Times New Roman" w:cs="Times New Roman"/>
        </w:rPr>
        <w:t xml:space="preserve"> and has methylated </w:t>
      </w:r>
      <w:proofErr w:type="spellStart"/>
      <w:r>
        <w:rPr>
          <w:rFonts w:ascii="Times New Roman" w:hAnsi="Times New Roman" w:cs="Times New Roman"/>
        </w:rPr>
        <w:t>GA</w:t>
      </w:r>
      <w:r>
        <w:rPr>
          <w:rFonts w:ascii="Times New Roman" w:hAnsi="Times New Roman" w:cs="Times New Roman"/>
          <w:vertAlign w:val="superscript"/>
        </w:rPr>
        <w:t>m</w:t>
      </w:r>
      <w:r>
        <w:rPr>
          <w:rFonts w:ascii="Times New Roman" w:hAnsi="Times New Roman" w:cs="Times New Roman"/>
        </w:rPr>
        <w:t>TC</w:t>
      </w:r>
      <w:proofErr w:type="spellEnd"/>
      <w:r>
        <w:rPr>
          <w:rFonts w:ascii="Times New Roman" w:hAnsi="Times New Roman" w:cs="Times New Roman"/>
        </w:rPr>
        <w:t xml:space="preserve"> base pairs throughout its genome. Conversely, </w:t>
      </w:r>
      <w:r>
        <w:rPr>
          <w:rFonts w:ascii="Times New Roman" w:hAnsi="Times New Roman" w:cs="Times New Roman"/>
          <w:i/>
          <w:iCs/>
        </w:rPr>
        <w:t xml:space="preserve">E. coli </w:t>
      </w:r>
      <w:r>
        <w:rPr>
          <w:rFonts w:ascii="Times New Roman" w:hAnsi="Times New Roman" w:cs="Times New Roman"/>
        </w:rPr>
        <w:t xml:space="preserve">JM110 contains a </w:t>
      </w:r>
      <w:r>
        <w:rPr>
          <w:rFonts w:ascii="Times New Roman" w:hAnsi="Times New Roman" w:cs="Times New Roman"/>
          <w:i/>
          <w:iCs/>
        </w:rPr>
        <w:t xml:space="preserve">dam </w:t>
      </w:r>
      <w:r>
        <w:rPr>
          <w:rFonts w:ascii="Times New Roman" w:hAnsi="Times New Roman" w:cs="Times New Roman"/>
        </w:rPr>
        <w:t xml:space="preserve">knockout and contains unmethylated GATC. </w:t>
      </w:r>
      <w:r w:rsidR="00277529">
        <w:rPr>
          <w:rFonts w:ascii="Times New Roman" w:hAnsi="Times New Roman" w:cs="Times New Roman"/>
        </w:rPr>
        <w:t>Thus</w:t>
      </w:r>
      <w:r>
        <w:rPr>
          <w:rFonts w:ascii="Times New Roman" w:hAnsi="Times New Roman" w:cs="Times New Roman"/>
        </w:rPr>
        <w:t xml:space="preserve"> K-12 has a </w:t>
      </w:r>
      <w:r>
        <w:rPr>
          <w:rFonts w:ascii="Times New Roman" w:hAnsi="Times New Roman" w:cs="Times New Roman"/>
          <w:i/>
          <w:iCs/>
        </w:rPr>
        <w:t xml:space="preserve">dam+ </w:t>
      </w:r>
      <w:r>
        <w:rPr>
          <w:rFonts w:ascii="Times New Roman" w:hAnsi="Times New Roman" w:cs="Times New Roman"/>
        </w:rPr>
        <w:t xml:space="preserve">and JM110 has a </w:t>
      </w:r>
      <w:r>
        <w:rPr>
          <w:rFonts w:ascii="Times New Roman" w:hAnsi="Times New Roman" w:cs="Times New Roman"/>
          <w:i/>
          <w:iCs/>
        </w:rPr>
        <w:t>dam</w:t>
      </w:r>
      <w:r>
        <w:rPr>
          <w:rFonts w:ascii="Times New Roman" w:hAnsi="Times New Roman" w:cs="Times New Roman"/>
        </w:rPr>
        <w:t xml:space="preserve">- methylation profile. </w:t>
      </w:r>
    </w:p>
    <w:p w14:paraId="6FC4AE6B" w14:textId="7DCA308C" w:rsidR="00494D78" w:rsidRDefault="00944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agarose gels show </w:t>
      </w:r>
      <w:r w:rsidR="00277529">
        <w:rPr>
          <w:rFonts w:ascii="Times New Roman" w:hAnsi="Times New Roman" w:cs="Times New Roman"/>
        </w:rPr>
        <w:t>genomic DNA extracted from the respective strains</w:t>
      </w:r>
      <w:r>
        <w:rPr>
          <w:rFonts w:ascii="Times New Roman" w:hAnsi="Times New Roman" w:cs="Times New Roman"/>
        </w:rPr>
        <w:t>, which appear as solid bright lines if uncut</w:t>
      </w:r>
      <w:r w:rsidR="00277529">
        <w:rPr>
          <w:rFonts w:ascii="Times New Roman" w:hAnsi="Times New Roman" w:cs="Times New Roman"/>
        </w:rPr>
        <w:t xml:space="preserve"> (left hand side)</w:t>
      </w:r>
      <w:r>
        <w:rPr>
          <w:rFonts w:ascii="Times New Roman" w:hAnsi="Times New Roman" w:cs="Times New Roman"/>
        </w:rPr>
        <w:t xml:space="preserve">. On the right </w:t>
      </w:r>
      <w:r w:rsidR="00277529">
        <w:rPr>
          <w:rFonts w:ascii="Times New Roman" w:hAnsi="Times New Roman" w:cs="Times New Roman"/>
        </w:rPr>
        <w:t xml:space="preserve">hand side, when using enzyme </w:t>
      </w:r>
      <w:proofErr w:type="spellStart"/>
      <w:r w:rsidR="00277529" w:rsidRPr="00E95DD7">
        <w:rPr>
          <w:rFonts w:ascii="Times New Roman" w:hAnsi="Times New Roman" w:cs="Times New Roman"/>
          <w:i/>
          <w:iCs/>
        </w:rPr>
        <w:t>DpnI</w:t>
      </w:r>
      <w:proofErr w:type="spellEnd"/>
      <w:r w:rsidR="00277529" w:rsidRPr="00E95DD7">
        <w:rPr>
          <w:rFonts w:ascii="Times New Roman" w:hAnsi="Times New Roman" w:cs="Times New Roman"/>
          <w:i/>
          <w:iCs/>
        </w:rPr>
        <w:t>,</w:t>
      </w:r>
      <w:r w:rsidR="00277529">
        <w:rPr>
          <w:rFonts w:ascii="Times New Roman" w:hAnsi="Times New Roman" w:cs="Times New Roman"/>
        </w:rPr>
        <w:t xml:space="preserve"> as expected, the DNA of </w:t>
      </w:r>
      <w:r>
        <w:rPr>
          <w:rFonts w:ascii="Times New Roman" w:hAnsi="Times New Roman" w:cs="Times New Roman"/>
        </w:rPr>
        <w:t xml:space="preserve">K-12with its </w:t>
      </w:r>
      <w:r>
        <w:rPr>
          <w:rFonts w:ascii="Times New Roman" w:hAnsi="Times New Roman" w:cs="Times New Roman"/>
          <w:i/>
          <w:iCs/>
        </w:rPr>
        <w:t xml:space="preserve">dam+ </w:t>
      </w:r>
      <w:r>
        <w:rPr>
          <w:rFonts w:ascii="Times New Roman" w:hAnsi="Times New Roman" w:cs="Times New Roman"/>
        </w:rPr>
        <w:t xml:space="preserve">profile is </w:t>
      </w:r>
      <w:r w:rsidR="00277529">
        <w:rPr>
          <w:rFonts w:ascii="Times New Roman" w:hAnsi="Times New Roman" w:cs="Times New Roman"/>
        </w:rPr>
        <w:t xml:space="preserve">clearly </w:t>
      </w:r>
      <w:r>
        <w:rPr>
          <w:rFonts w:ascii="Times New Roman" w:hAnsi="Times New Roman" w:cs="Times New Roman"/>
        </w:rPr>
        <w:t>cut, represented by a smear</w:t>
      </w:r>
      <w:r w:rsidR="00277529">
        <w:rPr>
          <w:rFonts w:ascii="Times New Roman" w:hAnsi="Times New Roman" w:cs="Times New Roman"/>
        </w:rPr>
        <w:t>, whereas the DNA of</w:t>
      </w:r>
      <w:r>
        <w:rPr>
          <w:rFonts w:ascii="Times New Roman" w:hAnsi="Times New Roman" w:cs="Times New Roman"/>
          <w:i/>
          <w:iCs/>
        </w:rPr>
        <w:t xml:space="preserve"> E. coli </w:t>
      </w:r>
      <w:r>
        <w:rPr>
          <w:rFonts w:ascii="Times New Roman" w:hAnsi="Times New Roman" w:cs="Times New Roman"/>
        </w:rPr>
        <w:t xml:space="preserve">JM110 is not due to its </w:t>
      </w:r>
      <w:r>
        <w:rPr>
          <w:rFonts w:ascii="Times New Roman" w:hAnsi="Times New Roman" w:cs="Times New Roman"/>
          <w:i/>
          <w:iCs/>
        </w:rPr>
        <w:t>dam-</w:t>
      </w:r>
      <w:r>
        <w:rPr>
          <w:rFonts w:ascii="Times New Roman" w:hAnsi="Times New Roman" w:cs="Times New Roman"/>
        </w:rPr>
        <w:t xml:space="preserve"> profile</w:t>
      </w:r>
      <w:r w:rsidR="00277529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 xml:space="preserve">JM110 with pBP136Km and several evolved </w:t>
      </w:r>
      <w:r w:rsidR="00277529">
        <w:rPr>
          <w:rFonts w:ascii="Times New Roman" w:hAnsi="Times New Roman" w:cs="Times New Roman"/>
        </w:rPr>
        <w:t xml:space="preserve">plasmid </w:t>
      </w:r>
      <w:r>
        <w:rPr>
          <w:rFonts w:ascii="Times New Roman" w:hAnsi="Times New Roman" w:cs="Times New Roman"/>
        </w:rPr>
        <w:t xml:space="preserve">variants likewise remain uncut with </w:t>
      </w:r>
      <w:proofErr w:type="spellStart"/>
      <w:r>
        <w:rPr>
          <w:rFonts w:ascii="Times New Roman" w:hAnsi="Times New Roman" w:cs="Times New Roman"/>
          <w:i/>
          <w:iCs/>
        </w:rPr>
        <w:t>DpnI</w:t>
      </w:r>
      <w:proofErr w:type="spellEnd"/>
      <w:r w:rsidR="00277529">
        <w:rPr>
          <w:rFonts w:ascii="Times New Roman" w:hAnsi="Times New Roman" w:cs="Times New Roman"/>
        </w:rPr>
        <w:t>, suggesting that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upf31 </w:t>
      </w:r>
      <w:r>
        <w:rPr>
          <w:rFonts w:ascii="Times New Roman" w:hAnsi="Times New Roman" w:cs="Times New Roman"/>
        </w:rPr>
        <w:t xml:space="preserve">does not restore </w:t>
      </w:r>
      <w:r>
        <w:rPr>
          <w:rFonts w:ascii="Times New Roman" w:hAnsi="Times New Roman" w:cs="Times New Roman"/>
          <w:i/>
          <w:iCs/>
        </w:rPr>
        <w:t xml:space="preserve">dam+ </w:t>
      </w:r>
      <w:r>
        <w:rPr>
          <w:rFonts w:ascii="Times New Roman" w:hAnsi="Times New Roman" w:cs="Times New Roman"/>
        </w:rPr>
        <w:t>methylation patterns.</w:t>
      </w:r>
    </w:p>
    <w:p w14:paraId="676440CB" w14:textId="6AF61C55" w:rsidR="00494D78" w:rsidRDefault="009449D7">
      <w:pPr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 xml:space="preserve">A similar experiment was repeated, but with </w:t>
      </w:r>
      <w:proofErr w:type="spellStart"/>
      <w:r>
        <w:rPr>
          <w:rFonts w:ascii="Times New Roman" w:hAnsi="Times New Roman" w:cs="Times New Roman"/>
          <w:i/>
          <w:iCs/>
        </w:rPr>
        <w:t>MobI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instead</w:t>
      </w:r>
      <w:r w:rsidR="001B27D5">
        <w:rPr>
          <w:rFonts w:ascii="Times New Roman" w:hAnsi="Times New Roman" w:cs="Times New Roman"/>
        </w:rPr>
        <w:t>, which cuts any unmethylated GATC sequences (far right side of the gel)</w:t>
      </w:r>
      <w:r>
        <w:rPr>
          <w:rFonts w:ascii="Times New Roman" w:hAnsi="Times New Roman" w:cs="Times New Roman"/>
        </w:rPr>
        <w:t xml:space="preserve">. Note </w:t>
      </w:r>
      <w:r w:rsidR="001B27D5">
        <w:rPr>
          <w:rFonts w:ascii="Times New Roman" w:hAnsi="Times New Roman" w:cs="Times New Roman"/>
        </w:rPr>
        <w:t xml:space="preserve">the DNA of </w:t>
      </w:r>
      <w:r>
        <w:rPr>
          <w:rFonts w:ascii="Times New Roman" w:hAnsi="Times New Roman" w:cs="Times New Roman"/>
        </w:rPr>
        <w:t xml:space="preserve">JM110 with its </w:t>
      </w:r>
      <w:r>
        <w:rPr>
          <w:rFonts w:ascii="Times New Roman" w:hAnsi="Times New Roman" w:cs="Times New Roman"/>
          <w:i/>
          <w:iCs/>
        </w:rPr>
        <w:t xml:space="preserve">dam- </w:t>
      </w:r>
      <w:r>
        <w:rPr>
          <w:rFonts w:ascii="Times New Roman" w:hAnsi="Times New Roman" w:cs="Times New Roman"/>
        </w:rPr>
        <w:t xml:space="preserve">phenotype is cut, along with </w:t>
      </w:r>
      <w:r w:rsidR="001B27D5">
        <w:rPr>
          <w:rFonts w:ascii="Times New Roman" w:hAnsi="Times New Roman" w:cs="Times New Roman"/>
        </w:rPr>
        <w:t xml:space="preserve">that of </w:t>
      </w:r>
      <w:r>
        <w:rPr>
          <w:rFonts w:ascii="Times New Roman" w:hAnsi="Times New Roman" w:cs="Times New Roman"/>
        </w:rPr>
        <w:t xml:space="preserve">JM110 with pBP136Km and several evolved </w:t>
      </w:r>
      <w:r w:rsidR="001B27D5">
        <w:rPr>
          <w:rFonts w:ascii="Times New Roman" w:hAnsi="Times New Roman" w:cs="Times New Roman"/>
        </w:rPr>
        <w:t xml:space="preserve">plasmid </w:t>
      </w:r>
      <w:r>
        <w:rPr>
          <w:rFonts w:ascii="Times New Roman" w:hAnsi="Times New Roman" w:cs="Times New Roman"/>
        </w:rPr>
        <w:t xml:space="preserve">variants. </w:t>
      </w:r>
      <w:r w:rsidR="001B27D5">
        <w:rPr>
          <w:rFonts w:ascii="Times New Roman" w:hAnsi="Times New Roman" w:cs="Times New Roman"/>
        </w:rPr>
        <w:t xml:space="preserve">This confirms that </w:t>
      </w:r>
      <w:r>
        <w:rPr>
          <w:rFonts w:ascii="Times New Roman" w:hAnsi="Times New Roman" w:cs="Times New Roman"/>
        </w:rPr>
        <w:t xml:space="preserve">pBP136Km with </w:t>
      </w:r>
      <w:r>
        <w:rPr>
          <w:rFonts w:ascii="Times New Roman" w:hAnsi="Times New Roman" w:cs="Times New Roman"/>
          <w:i/>
          <w:iCs/>
        </w:rPr>
        <w:t>upf31</w:t>
      </w:r>
      <w:r>
        <w:rPr>
          <w:rFonts w:ascii="Times New Roman" w:hAnsi="Times New Roman" w:cs="Times New Roman"/>
        </w:rPr>
        <w:t xml:space="preserve"> does not restore </w:t>
      </w:r>
      <w:r>
        <w:rPr>
          <w:rFonts w:ascii="Times New Roman" w:hAnsi="Times New Roman" w:cs="Times New Roman"/>
          <w:i/>
          <w:iCs/>
        </w:rPr>
        <w:t>dam+</w:t>
      </w:r>
      <w:r>
        <w:rPr>
          <w:rFonts w:ascii="Times New Roman" w:hAnsi="Times New Roman" w:cs="Times New Roman"/>
        </w:rPr>
        <w:t xml:space="preserve"> methylation patterns to JM110. Conversely, </w:t>
      </w:r>
      <w:r w:rsidR="001B27D5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 xml:space="preserve">the methylated </w:t>
      </w:r>
      <w:proofErr w:type="spellStart"/>
      <w:r>
        <w:rPr>
          <w:rFonts w:ascii="Times New Roman" w:hAnsi="Times New Roman" w:cs="Times New Roman"/>
        </w:rPr>
        <w:t>GA</w:t>
      </w:r>
      <w:r>
        <w:rPr>
          <w:rFonts w:ascii="Times New Roman" w:hAnsi="Times New Roman" w:cs="Times New Roman"/>
          <w:vertAlign w:val="superscript"/>
        </w:rPr>
        <w:t>m</w:t>
      </w:r>
      <w:r>
        <w:rPr>
          <w:rFonts w:ascii="Times New Roman" w:hAnsi="Times New Roman" w:cs="Times New Roman"/>
        </w:rPr>
        <w:t>TC</w:t>
      </w:r>
      <w:proofErr w:type="spellEnd"/>
      <w:r>
        <w:rPr>
          <w:rFonts w:ascii="Times New Roman" w:hAnsi="Times New Roman" w:cs="Times New Roman"/>
        </w:rPr>
        <w:t xml:space="preserve"> sequences in K-12 are impervious to </w:t>
      </w:r>
      <w:proofErr w:type="spellStart"/>
      <w:r>
        <w:rPr>
          <w:rFonts w:ascii="Times New Roman" w:hAnsi="Times New Roman" w:cs="Times New Roman"/>
          <w:i/>
          <w:iCs/>
        </w:rPr>
        <w:t>MobI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cuts </w:t>
      </w:r>
      <w:r w:rsidR="00394471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genomic DNA remain</w:t>
      </w:r>
      <w:r w:rsidR="001B27D5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uncut.</w:t>
      </w:r>
    </w:p>
    <w:p w14:paraId="081BFCE4" w14:textId="77777777" w:rsidR="00CD1DED" w:rsidRPr="00204526" w:rsidRDefault="00CD1DED" w:rsidP="00CD1DED">
      <w:r>
        <w:rPr>
          <w:noProof/>
        </w:rPr>
        <w:lastRenderedPageBreak/>
        <w:drawing>
          <wp:inline distT="0" distB="0" distL="0" distR="0" wp14:anchorId="7AB92846" wp14:editId="2C4AF3BA">
            <wp:extent cx="5943600" cy="930910"/>
            <wp:effectExtent l="0" t="0" r="0" b="0"/>
            <wp:docPr id="818373513" name="Picture 81837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67D5" w14:textId="6A05B733" w:rsidR="00CD1DED" w:rsidRDefault="00CD1DED" w:rsidP="00CD1DED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5717681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Figure S5. Putative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upf31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promoter in pBP136Km</w:t>
      </w:r>
      <w:bookmarkEnd w:id="7"/>
    </w:p>
    <w:p w14:paraId="20DC0CDD" w14:textId="0F76A47A" w:rsidR="00494D78" w:rsidRDefault="00494D78">
      <w:pPr>
        <w:rPr>
          <w:rFonts w:ascii="Times New Roman" w:hAnsi="Times New Roman" w:cs="Times New Roman"/>
        </w:rPr>
      </w:pPr>
    </w:p>
    <w:p w14:paraId="4F780CD6" w14:textId="77777777" w:rsidR="00CA2AB8" w:rsidRDefault="00CA2AB8" w:rsidP="004E7043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CD4385C" w14:textId="20C20CF6" w:rsidR="006F4EC8" w:rsidRDefault="006F4EC8" w:rsidP="004E7043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bookmarkStart w:id="8" w:name="_Toc15717681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 S</w:t>
      </w:r>
      <w:r w:rsidR="000954F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Plasmids containing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upf31</w:t>
      </w:r>
      <w:bookmarkEnd w:id="8"/>
    </w:p>
    <w:p w14:paraId="6BEBD92E" w14:textId="31AA399F" w:rsidR="006F4EC8" w:rsidRDefault="006F4EC8" w:rsidP="004E7043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</w:t>
      </w:r>
      <w:r w:rsidR="00F52D43">
        <w:rPr>
          <w:rFonts w:ascii="Times New Roman" w:hAnsi="Times New Roman" w:cs="Times New Roman"/>
          <w:sz w:val="24"/>
          <w:szCs w:val="24"/>
        </w:rPr>
        <w:t>data_S1</w:t>
      </w:r>
      <w:r>
        <w:rPr>
          <w:rFonts w:ascii="Times New Roman" w:hAnsi="Times New Roman" w:cs="Times New Roman"/>
          <w:sz w:val="24"/>
          <w:szCs w:val="24"/>
        </w:rPr>
        <w:t>.xlsx’ file</w:t>
      </w:r>
    </w:p>
    <w:p w14:paraId="1A0049B5" w14:textId="30D025A5" w:rsidR="00FD0747" w:rsidRDefault="00FD0747" w:rsidP="00FD0747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15717682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Data S2. PHYRE predictions of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upf31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function</w:t>
      </w:r>
      <w:bookmarkEnd w:id="9"/>
    </w:p>
    <w:p w14:paraId="6A715CC1" w14:textId="06B184BF" w:rsidR="00FD0747" w:rsidRDefault="00FD0747" w:rsidP="004E7043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‘supplemental_data_S2.pdf’ file</w:t>
      </w:r>
    </w:p>
    <w:p w14:paraId="51F7A083" w14:textId="11879632" w:rsidR="006F4EC8" w:rsidRDefault="006F4EC8" w:rsidP="004E7043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57176821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 S</w:t>
      </w:r>
      <w:r w:rsidR="00124E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RNA-Seq results of </w:t>
      </w:r>
      <w:r>
        <w:rPr>
          <w:rFonts w:ascii="Times New Roman" w:eastAsia="Arial" w:hAnsi="Times New Roman" w:cs="Times New Roman"/>
          <w:b/>
          <w:bCs/>
          <w:color w:val="1D1C1D"/>
          <w:sz w:val="24"/>
        </w:rPr>
        <w:t>K-12(pBP136Km) and K-12(pBP136KmΔ</w:t>
      </w:r>
      <w:r>
        <w:rPr>
          <w:rFonts w:ascii="Times New Roman" w:eastAsia="Arial" w:hAnsi="Times New Roman" w:cs="Times New Roman"/>
          <w:b/>
          <w:bCs/>
          <w:i/>
          <w:iCs/>
          <w:color w:val="1D1C1D"/>
          <w:sz w:val="24"/>
        </w:rPr>
        <w:t>upf31)</w:t>
      </w:r>
      <w:bookmarkEnd w:id="10"/>
    </w:p>
    <w:p w14:paraId="23D5A386" w14:textId="2BD369B4" w:rsidR="006F4EC8" w:rsidRDefault="006F4EC8" w:rsidP="004E7043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</w:t>
      </w:r>
      <w:r w:rsidR="00F52D43">
        <w:rPr>
          <w:rFonts w:ascii="Times New Roman" w:hAnsi="Times New Roman" w:cs="Times New Roman"/>
          <w:sz w:val="24"/>
          <w:szCs w:val="24"/>
        </w:rPr>
        <w:t>data_S</w:t>
      </w:r>
      <w:r w:rsidR="00124E7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.xlsx’ file</w:t>
      </w:r>
    </w:p>
    <w:p w14:paraId="521784ED" w14:textId="378C7CE8" w:rsidR="00124E7C" w:rsidRDefault="00124E7C" w:rsidP="00124E7C">
      <w:pPr>
        <w:pStyle w:val="Heading1"/>
        <w:spacing w:before="120" w:after="120" w:line="360" w:lineRule="auto"/>
        <w:rPr>
          <w:rFonts w:ascii="Times New Roman" w:eastAsia="Arial" w:hAnsi="Times New Roman" w:cs="Times New Roman"/>
          <w:b/>
          <w:bCs/>
          <w:color w:val="1D1C1D"/>
          <w:sz w:val="24"/>
        </w:rPr>
      </w:pPr>
      <w:bookmarkStart w:id="11" w:name="_Toc157176822"/>
      <w:r>
        <w:rPr>
          <w:rFonts w:ascii="Times New Roman" w:eastAsia="Arial" w:hAnsi="Times New Roman" w:cs="Times New Roman"/>
          <w:b/>
          <w:bCs/>
          <w:color w:val="1D1C1D"/>
          <w:sz w:val="24"/>
        </w:rPr>
        <w:t>Data S4. DAVID predictions of differentially expressed cellular pathways</w:t>
      </w:r>
      <w:bookmarkEnd w:id="11"/>
    </w:p>
    <w:p w14:paraId="5DE04A24" w14:textId="1459664F" w:rsidR="00124E7C" w:rsidRPr="00124E7C" w:rsidRDefault="00124E7C" w:rsidP="004E7043">
      <w:pPr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‘supplemental_data_S4.xlsx’ file</w:t>
      </w:r>
    </w:p>
    <w:p w14:paraId="0B7EC1B8" w14:textId="4C92611A" w:rsidR="004E7043" w:rsidRPr="004E7043" w:rsidRDefault="004E7043" w:rsidP="007E249A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57176823"/>
      <w:r w:rsidRPr="004E704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 S5. Interactions between AlpaFold2 predicted Upf31 and pBP136-encoded proteins quantified by self-assessment ranking score</w:t>
      </w:r>
      <w:bookmarkEnd w:id="12"/>
    </w:p>
    <w:p w14:paraId="54356A90" w14:textId="43FF2AB2" w:rsidR="004E7043" w:rsidRDefault="004E7043" w:rsidP="004E7043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‘supplemental_data_S5.xlsx’ file</w:t>
      </w:r>
    </w:p>
    <w:p w14:paraId="21A9DEC7" w14:textId="77777777" w:rsidR="006F4EC8" w:rsidRDefault="006F4EC8">
      <w:pPr>
        <w:rPr>
          <w:rFonts w:ascii="Times New Roman" w:hAnsi="Times New Roman" w:cs="Times New Roman"/>
        </w:rPr>
      </w:pPr>
    </w:p>
    <w:sectPr w:rsidR="006F4EC8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5B7650"/>
    <w:multiLevelType w:val="multilevel"/>
    <w:tmpl w:val="5406ECA8"/>
    <w:lvl w:ilvl="0">
      <w:start w:val="1"/>
      <w:numFmt w:val="bullet"/>
      <w:lvlText w:val=""/>
      <w:lvlJc w:val="left"/>
      <w:pPr>
        <w:tabs>
          <w:tab w:val="num" w:pos="0"/>
        </w:tabs>
        <w:ind w:left="150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0D76EE"/>
    <w:multiLevelType w:val="multilevel"/>
    <w:tmpl w:val="D47E7B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op, Eva (evatop@uidaho.edu)">
    <w15:presenceInfo w15:providerId="AD" w15:userId="S::evatop@uidaho.edu::11d24b30-7958-4a7f-90e9-caff8e8e28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94D78"/>
    <w:rsid w:val="00010BE1"/>
    <w:rsid w:val="00020A03"/>
    <w:rsid w:val="00022023"/>
    <w:rsid w:val="0002435A"/>
    <w:rsid w:val="000954F4"/>
    <w:rsid w:val="000B4446"/>
    <w:rsid w:val="000E2DA0"/>
    <w:rsid w:val="00107E2B"/>
    <w:rsid w:val="0011446E"/>
    <w:rsid w:val="00124E7C"/>
    <w:rsid w:val="001268D5"/>
    <w:rsid w:val="001471C1"/>
    <w:rsid w:val="001B1587"/>
    <w:rsid w:val="001B27D5"/>
    <w:rsid w:val="001C69A3"/>
    <w:rsid w:val="001E647A"/>
    <w:rsid w:val="00204526"/>
    <w:rsid w:val="0022643B"/>
    <w:rsid w:val="002371A5"/>
    <w:rsid w:val="00277529"/>
    <w:rsid w:val="002C1E00"/>
    <w:rsid w:val="00340848"/>
    <w:rsid w:val="003458D7"/>
    <w:rsid w:val="00347594"/>
    <w:rsid w:val="00367466"/>
    <w:rsid w:val="00394471"/>
    <w:rsid w:val="003E2689"/>
    <w:rsid w:val="00415902"/>
    <w:rsid w:val="00434CC9"/>
    <w:rsid w:val="00494D78"/>
    <w:rsid w:val="004B0D3D"/>
    <w:rsid w:val="004E7043"/>
    <w:rsid w:val="005202C7"/>
    <w:rsid w:val="005300DF"/>
    <w:rsid w:val="0055283E"/>
    <w:rsid w:val="005823A5"/>
    <w:rsid w:val="005E04B1"/>
    <w:rsid w:val="0061082F"/>
    <w:rsid w:val="00664FEB"/>
    <w:rsid w:val="00694EF4"/>
    <w:rsid w:val="00696359"/>
    <w:rsid w:val="006F4EC8"/>
    <w:rsid w:val="0072789B"/>
    <w:rsid w:val="00735176"/>
    <w:rsid w:val="007351A2"/>
    <w:rsid w:val="007717AC"/>
    <w:rsid w:val="007E249A"/>
    <w:rsid w:val="0081337E"/>
    <w:rsid w:val="00815A4D"/>
    <w:rsid w:val="00884CFB"/>
    <w:rsid w:val="0090564A"/>
    <w:rsid w:val="00911404"/>
    <w:rsid w:val="009116C6"/>
    <w:rsid w:val="0092219A"/>
    <w:rsid w:val="009449D7"/>
    <w:rsid w:val="0095408B"/>
    <w:rsid w:val="00986FBC"/>
    <w:rsid w:val="00A12C67"/>
    <w:rsid w:val="00A345D4"/>
    <w:rsid w:val="00A55C05"/>
    <w:rsid w:val="00AC1F8C"/>
    <w:rsid w:val="00B34774"/>
    <w:rsid w:val="00B82081"/>
    <w:rsid w:val="00BD0F87"/>
    <w:rsid w:val="00BF5F31"/>
    <w:rsid w:val="00C95A92"/>
    <w:rsid w:val="00CA2AB8"/>
    <w:rsid w:val="00CC4E2C"/>
    <w:rsid w:val="00CD1DED"/>
    <w:rsid w:val="00D30BB5"/>
    <w:rsid w:val="00D42DD0"/>
    <w:rsid w:val="00D571F2"/>
    <w:rsid w:val="00D90787"/>
    <w:rsid w:val="00DA190F"/>
    <w:rsid w:val="00DB4543"/>
    <w:rsid w:val="00DE16CE"/>
    <w:rsid w:val="00E06CEC"/>
    <w:rsid w:val="00E15F2E"/>
    <w:rsid w:val="00E162F2"/>
    <w:rsid w:val="00E2542B"/>
    <w:rsid w:val="00E4059C"/>
    <w:rsid w:val="00E95DD7"/>
    <w:rsid w:val="00F52D43"/>
    <w:rsid w:val="00F710F0"/>
    <w:rsid w:val="00FC7BFF"/>
    <w:rsid w:val="00FD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7D313"/>
  <w15:docId w15:val="{03FBAFB3-6A27-4EB4-A57E-31C36C05E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5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55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A55F8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116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378AB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A55F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E1166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4CFB"/>
    <w:pPr>
      <w:tabs>
        <w:tab w:val="right" w:leader="dot" w:pos="9350"/>
      </w:tabs>
      <w:spacing w:after="100"/>
      <w:jc w:val="center"/>
    </w:pPr>
    <w:rPr>
      <w:rFonts w:ascii="Times New Roman" w:hAnsi="Times New Roman" w:cs="Times New Roman"/>
      <w:b/>
      <w:bCs/>
      <w:noProof/>
    </w:rPr>
  </w:style>
  <w:style w:type="paragraph" w:styleId="NormalWeb">
    <w:name w:val="Normal (Web)"/>
    <w:basedOn w:val="Normal"/>
    <w:uiPriority w:val="99"/>
    <w:semiHidden/>
    <w:unhideWhenUsed/>
    <w:qFormat/>
    <w:rsid w:val="008011E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46F69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Revision">
    <w:name w:val="Revision"/>
    <w:hidden/>
    <w:uiPriority w:val="99"/>
    <w:semiHidden/>
    <w:rsid w:val="0092219A"/>
    <w:pPr>
      <w:suppressAutoHyphens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68D7A-F6C9-4B2E-B692-D267C70E4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6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Elg, Clinton (elg6752@vandals.uidaho.edu)</dc:creator>
  <dc:description/>
  <cp:lastModifiedBy>Elg, Clinton (elg6752@vandals.uidaho.edu)</cp:lastModifiedBy>
  <cp:revision>144</cp:revision>
  <dcterms:created xsi:type="dcterms:W3CDTF">2023-11-21T17:16:00Z</dcterms:created>
  <dcterms:modified xsi:type="dcterms:W3CDTF">2024-02-06T01:59:00Z</dcterms:modified>
  <dc:language>en-US</dc:language>
</cp:coreProperties>
</file>